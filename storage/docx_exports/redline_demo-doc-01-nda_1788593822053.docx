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Georgia" w:hAnsi="Georgia"/>
          <w:b/>
          <w:color w:val="111111"/>
          <w:sz w:val="36"/>
        </w:rPr>
        <w:t>DOCUGUARD AI — REDLINE &amp; NEGOTIATION EXPORT</w:t>
      </w:r>
    </w:p>
    <w:p>
      <w:pPr>
        <w:spacing w:after="320"/>
      </w:pPr>
      <w:r>
        <w:rPr>
          <w:rFonts w:ascii="Calibri" w:hAnsi="Calibri"/>
          <w:color w:val="555555"/>
          <w:sz w:val="22"/>
        </w:rPr>
        <w:t>Contract: Mutual_Non_Disclosure_Agreement_NovaTech_Apex.pdf  |  Mode: BALANCED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5F5F5"/>
          </w:tcPr>
          <w:p>
            <w:r>
              <w:rPr>
                <w:rFonts w:ascii="Calibri" w:hAnsi="Calibri"/>
                <w:b/>
                <w:sz w:val="19"/>
              </w:rPr>
              <w:t>Document Identifier: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alibri" w:hAnsi="Calibri"/>
                <w:sz w:val="19"/>
              </w:rPr>
              <w:t>demo-doc-01-nda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Calibri" w:hAnsi="Calibri"/>
                <w:b/>
                <w:sz w:val="19"/>
              </w:rPr>
              <w:t>Cryptographic SHA-256: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alibri" w:hAnsi="Calibri"/>
                <w:sz w:val="19"/>
              </w:rPr>
              <w:t>67f9ec5188bc2ffb7b25bb071d36d6f1…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Calibri" w:hAnsi="Calibri"/>
                <w:b/>
                <w:sz w:val="19"/>
              </w:rPr>
              <w:t>Baseline Risk Score: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alibri" w:hAnsi="Calibri"/>
                <w:sz w:val="19"/>
              </w:rPr>
              <w:t>18/100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Calibri" w:hAnsi="Calibri"/>
                <w:b/>
                <w:sz w:val="19"/>
              </w:rPr>
              <w:t>Export Generation Date: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alibri" w:hAnsi="Calibri"/>
                <w:sz w:val="19"/>
              </w:rPr>
              <w:t>2026-09-05T12:00:00Z (Authoritative Snapshot)</w:t>
            </w:r>
          </w:p>
        </w:tc>
      </w:tr>
    </w:tbl>
    <w:p>
      <w:pPr>
        <w:spacing w:after="320"/>
      </w:pPr>
    </w:p>
    <w:p>
      <w:pPr>
        <w:spacing w:before="240" w:after="120"/>
      </w:pPr>
      <w:r>
        <w:rPr>
          <w:rFonts w:ascii="Georgia" w:hAnsi="Georgia"/>
          <w:b/>
          <w:sz w:val="26"/>
        </w:rPr>
        <w:t>1. EXECUTIVE NEGOTIATION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AEAEA"/>
          </w:tcPr>
          <w:p>
            <w:r>
              <w:rPr>
                <w:b/>
                <w:sz w:val="18"/>
              </w:rPr>
              <w:t>Clause ID</w:t>
            </w:r>
          </w:p>
        </w:tc>
        <w:tc>
          <w:tcPr>
            <w:tcW w:type="dxa" w:w="2340"/>
            <w:shd w:fill="EAEAEA"/>
          </w:tcPr>
          <w:p>
            <w:r>
              <w:rPr>
                <w:b/>
                <w:sz w:val="18"/>
              </w:rPr>
              <w:t>Clause Type</w:t>
            </w:r>
          </w:p>
        </w:tc>
        <w:tc>
          <w:tcPr>
            <w:tcW w:type="dxa" w:w="2340"/>
            <w:shd w:fill="EAEAEA"/>
          </w:tcPr>
          <w:p>
            <w:r>
              <w:rPr>
                <w:b/>
                <w:sz w:val="18"/>
              </w:rPr>
              <w:t>Risk Tier</w:t>
            </w:r>
          </w:p>
        </w:tc>
        <w:tc>
          <w:tcPr>
            <w:tcW w:type="dxa" w:w="2340"/>
            <w:shd w:fill="EAEAEA"/>
          </w:tcPr>
          <w:p>
            <w:r>
              <w:rPr>
                <w:b/>
                <w:sz w:val="18"/>
              </w:rPr>
              <w:t>Grounded Evidence Ref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clause-1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Provision 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Extracted Paragraph 1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clause-2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Provision 2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Extracted Paragraph 2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clause-3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Provision 3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Extracted Paragraph 3</w:t>
            </w:r>
          </w:p>
        </w:tc>
      </w:tr>
    </w:tbl>
    <w:p>
      <w:pPr>
        <w:spacing w:after="320"/>
      </w:pPr>
    </w:p>
    <w:p>
      <w:pPr>
        <w:spacing w:before="280" w:after="120"/>
      </w:pPr>
      <w:r>
        <w:rPr>
          <w:rFonts w:ascii="Georgia" w:hAnsi="Georgia"/>
          <w:b/>
          <w:sz w:val="26"/>
        </w:rPr>
        <w:t>2. CLAUSE-BY-CLAUSE REDLINE &amp; COMPARISON</w:t>
      </w:r>
    </w:p>
    <w:p>
      <w:r>
        <w:rPr>
          <w:rFonts w:ascii="Georgia" w:hAnsi="Georgia"/>
          <w:b/>
          <w:sz w:val="22"/>
        </w:rPr>
        <w:t>Clause 1: Provision 1 [clause-1]</w:t>
      </w:r>
    </w:p>
    <w:p>
      <w:pPr>
        <w:spacing w:after="120"/>
      </w:pPr>
      <w:r>
        <w:rPr>
          <w:i/>
          <w:color w:val="666666"/>
          <w:sz w:val="18"/>
        </w:rPr>
        <w:t>Strategic Objective: Clause calibrated under balanced legal policy.</w:t>
        <w:br/>
        <w:t>Evidence Grounding: Extracted Paragraph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F0"/>
          </w:tcPr>
          <w:p>
            <w:r>
              <w:rPr>
                <w:b/>
                <w:sz w:val="18"/>
              </w:rPr>
              <w:t>ORIGINAL CONTRACT CLAUSE</w:t>
            </w:r>
          </w:p>
        </w:tc>
        <w:tc>
          <w:tcPr>
            <w:tcW w:type="dxa" w:w="4680"/>
            <w:shd w:fill="F0F0F0"/>
          </w:tcPr>
          <w:p>
            <w:r>
              <w:rPr>
                <w:b/>
                <w:sz w:val="18"/>
              </w:rPr>
              <w:t>PROPOSED NEGOTIATED CLAUSE</w:t>
            </w:r>
          </w:p>
        </w:tc>
      </w:tr>
      <w:tr>
        <w:tc>
          <w:tcPr>
            <w:tcW w:type="dxa" w:w="4680"/>
            <w:shd w:fill="FCFCFC"/>
          </w:tcPr>
          <w:p>
            <w:r>
              <w:rPr>
                <w:rFonts w:ascii="Calibri" w:hAnsi="Calibri"/>
                <w:sz w:val="19"/>
              </w:rPr>
              <w:t>MUTUAL NON-DISCLOSURE AGREEMENT</w:t>
              <w:br/>
              <w:t>This Mutual Non-Disclosure Agreement ("Agreement") is entered into by and between NovaTech Solutions LLC and Apex Dynamics Inc.</w:t>
            </w:r>
          </w:p>
        </w:tc>
        <w:tc>
          <w:tcPr>
            <w:tcW w:type="dxa" w:w="4680"/>
            <w:shd w:fill="FAFCFA"/>
          </w:tcPr>
          <w:p>
            <w:r>
              <w:rPr>
                <w:rFonts w:ascii="Calibri" w:hAnsi="Calibri"/>
                <w:sz w:val="19"/>
              </w:rPr>
              <w:t>MUTUAL NON-DISCLOSURE AGREEMENT</w:t>
              <w:br/>
              <w:t>This Mutual Non-Disclosure Agreement ("Agreement") is entered into by and between NovaTech Solutions LLC and Apex Dynamics Inc. subject to thirty (30) days written notice.</w:t>
            </w:r>
          </w:p>
        </w:tc>
      </w:tr>
    </w:tbl>
    <w:p>
      <w:pPr>
        <w:spacing w:after="160"/>
      </w:pPr>
    </w:p>
    <w:p>
      <w:r>
        <w:rPr>
          <w:b/>
          <w:color w:val="333333"/>
          <w:sz w:val="19"/>
        </w:rPr>
        <w:t>Native Tracked Revisions (Word Compatible):</w:t>
      </w:r>
    </w:p>
    <w:p>
      <w:pPr>
        <w:ind w:left="360"/>
      </w:pPr>
      <w:r>
        <w:rPr>
          <w:rFonts w:ascii="Calibri" w:hAnsi="Calibri"/>
          <w:sz w:val="19"/>
        </w:rPr>
        <w:t>MUTUAL NON-DISCLOSURE AGREEMENT</w:t>
        <w:br/>
        <w:t xml:space="preserve">This Mutual Non-Disclosure Agreement ("Agreement") is entered into by and between NovaTech Solutions LLC and Apex Dynamics Inc. </w:t>
      </w:r>
      <w:ins w:id="1" w:author="DocuGuard AI" w:date="2026-09-05T12:00:00Z">
        <w:r>
          <w:t> subject to thirty (30) days written notice. </w:t>
        </w:r>
      </w:ins>
    </w:p>
    <w:p>
      <w:pPr>
        <w:spacing w:after="280"/>
      </w:pPr>
    </w:p>
    <w:p>
      <w:r>
        <w:rPr>
          <w:rFonts w:ascii="Georgia" w:hAnsi="Georgia"/>
          <w:b/>
          <w:sz w:val="22"/>
        </w:rPr>
        <w:t>Clause 2: Provision 2 [clause-2]</w:t>
      </w:r>
    </w:p>
    <w:p>
      <w:pPr>
        <w:spacing w:after="120"/>
      </w:pPr>
      <w:r>
        <w:rPr>
          <w:i/>
          <w:color w:val="666666"/>
          <w:sz w:val="18"/>
        </w:rPr>
        <w:t>Strategic Objective: Clause calibrated under balanced legal policy.</w:t>
        <w:br/>
        <w:t>Evidence Grounding: Extracted Paragraph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F0"/>
          </w:tcPr>
          <w:p>
            <w:r>
              <w:rPr>
                <w:b/>
                <w:sz w:val="18"/>
              </w:rPr>
              <w:t>ORIGINAL CONTRACT CLAUSE</w:t>
            </w:r>
          </w:p>
        </w:tc>
        <w:tc>
          <w:tcPr>
            <w:tcW w:type="dxa" w:w="4680"/>
            <w:shd w:fill="F0F0F0"/>
          </w:tcPr>
          <w:p>
            <w:r>
              <w:rPr>
                <w:b/>
                <w:sz w:val="18"/>
              </w:rPr>
              <w:t>PROPOSED NEGOTIATED CLAUSE</w:t>
            </w:r>
          </w:p>
        </w:tc>
      </w:tr>
      <w:tr>
        <w:tc>
          <w:tcPr>
            <w:tcW w:type="dxa" w:w="4680"/>
            <w:shd w:fill="FCFCFC"/>
          </w:tcPr>
          <w:p>
            <w:r>
              <w:rPr>
                <w:rFonts w:ascii="Calibri" w:hAnsi="Calibri"/>
                <w:sz w:val="19"/>
              </w:rPr>
              <w:t>PURPOSE: The parties wish to explore a business opportunity of mutual interest and may disclose confidential information.</w:t>
            </w:r>
          </w:p>
        </w:tc>
        <w:tc>
          <w:tcPr>
            <w:tcW w:type="dxa" w:w="4680"/>
            <w:shd w:fill="FAFCFA"/>
          </w:tcPr>
          <w:p>
            <w:r>
              <w:rPr>
                <w:rFonts w:ascii="Calibri" w:hAnsi="Calibri"/>
                <w:sz w:val="19"/>
              </w:rPr>
              <w:t>PURPOSE: The parties wish to explore a business opportunity of mutual interest and may disclose confidential information. subject to thirty (30) days written notice.</w:t>
            </w:r>
          </w:p>
        </w:tc>
      </w:tr>
    </w:tbl>
    <w:p>
      <w:pPr>
        <w:spacing w:after="160"/>
      </w:pPr>
    </w:p>
    <w:p>
      <w:r>
        <w:rPr>
          <w:b/>
          <w:color w:val="333333"/>
          <w:sz w:val="19"/>
        </w:rPr>
        <w:t>Native Tracked Revisions (Word Compatible):</w:t>
      </w:r>
    </w:p>
    <w:p>
      <w:pPr>
        <w:ind w:left="360"/>
      </w:pPr>
      <w:r>
        <w:rPr>
          <w:rFonts w:ascii="Calibri" w:hAnsi="Calibri"/>
          <w:sz w:val="19"/>
        </w:rPr>
        <w:t xml:space="preserve">PURPOSE: The parties wish to explore a business opportunity of mutual interest and may disclose confidential information. </w:t>
      </w:r>
      <w:ins w:id="2" w:author="DocuGuard AI" w:date="2026-09-05T12:00:00Z">
        <w:r>
          <w:t> subject to thirty (30) days written notice. </w:t>
        </w:r>
      </w:ins>
    </w:p>
    <w:p>
      <w:pPr>
        <w:spacing w:after="280"/>
      </w:pPr>
    </w:p>
    <w:p>
      <w:r>
        <w:rPr>
          <w:rFonts w:ascii="Georgia" w:hAnsi="Georgia"/>
          <w:b/>
          <w:sz w:val="22"/>
        </w:rPr>
        <w:t>Clause 3: Provision 3 [clause-3]</w:t>
      </w:r>
    </w:p>
    <w:p>
      <w:pPr>
        <w:spacing w:after="120"/>
      </w:pPr>
      <w:r>
        <w:rPr>
          <w:i/>
          <w:color w:val="666666"/>
          <w:sz w:val="18"/>
        </w:rPr>
        <w:t>Strategic Objective: Clause calibrated under balanced legal policy.</w:t>
        <w:br/>
        <w:t>Evidence Grounding: Extracted Paragraph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F0"/>
          </w:tcPr>
          <w:p>
            <w:r>
              <w:rPr>
                <w:b/>
                <w:sz w:val="18"/>
              </w:rPr>
              <w:t>ORIGINAL CONTRACT CLAUSE</w:t>
            </w:r>
          </w:p>
        </w:tc>
        <w:tc>
          <w:tcPr>
            <w:tcW w:type="dxa" w:w="4680"/>
            <w:shd w:fill="F0F0F0"/>
          </w:tcPr>
          <w:p>
            <w:r>
              <w:rPr>
                <w:b/>
                <w:sz w:val="18"/>
              </w:rPr>
              <w:t>PROPOSED NEGOTIATED CLAUSE</w:t>
            </w:r>
          </w:p>
        </w:tc>
      </w:tr>
      <w:tr>
        <w:tc>
          <w:tcPr>
            <w:tcW w:type="dxa" w:w="4680"/>
            <w:shd w:fill="FCFCFC"/>
          </w:tcPr>
          <w:p>
            <w:r>
              <w:rPr>
                <w:rFonts w:ascii="Calibri" w:hAnsi="Calibri"/>
                <w:sz w:val="19"/>
              </w:rPr>
              <w:t>CONFIDENTIALITY PERIOD: The recipient party agrees to protect disclosed confidential information for a period of two (2) years from disclosure.</w:t>
            </w:r>
          </w:p>
        </w:tc>
        <w:tc>
          <w:tcPr>
            <w:tcW w:type="dxa" w:w="4680"/>
            <w:shd w:fill="FAFCFA"/>
          </w:tcPr>
          <w:p>
            <w:r>
              <w:rPr>
                <w:rFonts w:ascii="Calibri" w:hAnsi="Calibri"/>
                <w:sz w:val="19"/>
              </w:rPr>
              <w:t>CONFIDENTIALITY PERIOD: The recipient party agrees to protect disclosed confidential information for a period of two (2) years from disclosure. subject to thirty (30) days written notice.</w:t>
            </w:r>
          </w:p>
        </w:tc>
      </w:tr>
    </w:tbl>
    <w:p>
      <w:pPr>
        <w:spacing w:after="160"/>
      </w:pPr>
    </w:p>
    <w:p>
      <w:r>
        <w:rPr>
          <w:b/>
          <w:color w:val="333333"/>
          <w:sz w:val="19"/>
        </w:rPr>
        <w:t>Native Tracked Revisions (Word Compatible):</w:t>
      </w:r>
    </w:p>
    <w:p>
      <w:pPr>
        <w:ind w:left="360"/>
      </w:pPr>
      <w:r>
        <w:rPr>
          <w:rFonts w:ascii="Calibri" w:hAnsi="Calibri"/>
          <w:sz w:val="19"/>
        </w:rPr>
        <w:t xml:space="preserve">CONFIDENTIALITY PERIOD: The recipient party agrees to protect disclosed confidential information for a period of two (2) years from disclosure. </w:t>
      </w:r>
      <w:ins w:id="3" w:author="DocuGuard AI" w:date="2026-09-05T12:00:00Z">
        <w:r>
          <w:t> subject to thirty (30) days written notice. </w:t>
        </w:r>
      </w:ins>
    </w:p>
    <w:p>
      <w:pPr>
        <w:spacing w:after="28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88888"/>
        <w:sz w:val="16"/>
      </w:rPr>
      <w:t>DocuGuard AI — Enterprise Contract Assurance  |  Non-Repudiation Verified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